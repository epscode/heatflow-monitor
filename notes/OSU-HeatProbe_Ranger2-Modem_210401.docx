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615ECC" w14:textId="77777777" w:rsidR="00A24D45" w:rsidRDefault="00A24D45">
      <w:r>
        <w:t>March 31, 2021</w:t>
      </w:r>
    </w:p>
    <w:p w14:paraId="38046945" w14:textId="411573BB" w:rsidR="00A24D45" w:rsidRDefault="00A24D45">
      <w:r>
        <w:t>Robert N. Harris</w:t>
      </w:r>
    </w:p>
    <w:p w14:paraId="6F059144" w14:textId="77777777" w:rsidR="00670D4F" w:rsidRDefault="00670D4F"/>
    <w:p w14:paraId="163B422A" w14:textId="08DEEB1C" w:rsidR="00140447" w:rsidRDefault="00210D9B">
      <w:r>
        <w:t xml:space="preserve">Ranger 2 and acoustic modem for </w:t>
      </w:r>
      <w:r w:rsidR="00670D4F">
        <w:t xml:space="preserve">Oregon State University </w:t>
      </w:r>
      <w:r>
        <w:t>heat flow probe</w:t>
      </w:r>
    </w:p>
    <w:p w14:paraId="1F4DA887" w14:textId="5C6488CD" w:rsidR="00210D9B" w:rsidRDefault="00210D9B"/>
    <w:p w14:paraId="17E10567" w14:textId="6260ADFD" w:rsidR="00781789" w:rsidRPr="00E21599" w:rsidRDefault="00781789">
      <w:pPr>
        <w:rPr>
          <w:b/>
          <w:bCs/>
        </w:rPr>
      </w:pPr>
      <w:r w:rsidRPr="00E21599">
        <w:rPr>
          <w:b/>
          <w:bCs/>
        </w:rPr>
        <w:t xml:space="preserve">Overview </w:t>
      </w:r>
    </w:p>
    <w:p w14:paraId="03BE8221" w14:textId="70A4FDFE" w:rsidR="00CD507E" w:rsidRDefault="00210D9B" w:rsidP="00CD507E">
      <w:pPr>
        <w:rPr>
          <w:ins w:id="0" w:author="Andrew T Fisher" w:date="2021-04-01T10:47:00Z"/>
        </w:rPr>
      </w:pPr>
      <w:r>
        <w:t>The heat flow probe consists of a weight stand</w:t>
      </w:r>
      <w:ins w:id="1" w:author="Andrew T Fisher" w:date="2021-04-01T10:33:00Z">
        <w:r w:rsidR="009066D1">
          <w:t>,</w:t>
        </w:r>
      </w:ins>
      <w:r>
        <w:t xml:space="preserve"> </w:t>
      </w:r>
      <w:del w:id="2" w:author="Andrew T Fisher" w:date="2021-04-01T10:33:00Z">
        <w:r w:rsidDel="009066D1">
          <w:delText xml:space="preserve">and </w:delText>
        </w:r>
      </w:del>
      <w:r>
        <w:t>lance</w:t>
      </w:r>
      <w:ins w:id="3" w:author="Andrew T Fisher" w:date="2021-04-01T10:33:00Z">
        <w:r w:rsidR="009066D1">
          <w:t xml:space="preserve">, data logger, power, and telemetry system </w:t>
        </w:r>
      </w:ins>
      <w:del w:id="4" w:author="Andrew T Fisher" w:date="2021-04-01T10:33:00Z">
        <w:r w:rsidDel="009066D1">
          <w:delText xml:space="preserve"> </w:delText>
        </w:r>
      </w:del>
      <w:r>
        <w:t xml:space="preserve">(Figure 1). </w:t>
      </w:r>
      <w:del w:id="5" w:author="Andrew T Fisher" w:date="2021-04-01T10:33:00Z">
        <w:r w:rsidDel="009066D1">
          <w:delText xml:space="preserve"> </w:delText>
        </w:r>
      </w:del>
      <w:r>
        <w:t xml:space="preserve">Offset from the lance is a thermistor string with a dozen or so thermistors </w:t>
      </w:r>
      <w:ins w:id="6" w:author="Andrew T Fisher" w:date="2021-04-01T10:33:00Z">
        <w:r w:rsidR="009066D1">
          <w:t xml:space="preserve">(temperature sensors) </w:t>
        </w:r>
      </w:ins>
      <w:r>
        <w:t>and a heating wire.</w:t>
      </w:r>
      <w:ins w:id="7" w:author="Andrew T Fisher" w:date="2021-04-01T10:48:00Z">
        <w:r w:rsidR="00CD507E">
          <w:t xml:space="preserve"> </w:t>
        </w:r>
        <w:r w:rsidR="00CD507E">
          <w:t xml:space="preserve">The probe is deployed from an oceanographic vessel using a trawl wire and winch and a crane or A-frame.  </w:t>
        </w:r>
        <w:r w:rsidR="00CD507E">
          <w:t>Water depths range from 1 to 6 km.</w:t>
        </w:r>
        <w:r w:rsidR="00CD507E">
          <w:t xml:space="preserve"> </w:t>
        </w:r>
      </w:ins>
      <w:del w:id="8" w:author="Andrew T Fisher" w:date="2021-04-01T10:48:00Z">
        <w:r w:rsidDel="00CD507E">
          <w:delText xml:space="preserve"> </w:delText>
        </w:r>
      </w:del>
      <w:r>
        <w:t xml:space="preserve"> </w:t>
      </w:r>
      <w:ins w:id="9" w:author="Andrew T Fisher" w:date="2021-04-01T10:33:00Z">
        <w:r w:rsidR="009066D1">
          <w:t xml:space="preserve">After the probe lance and sensors penetrate the seafloor, </w:t>
        </w:r>
      </w:ins>
      <w:del w:id="10" w:author="Andrew T Fisher" w:date="2021-04-01T10:33:00Z">
        <w:r w:rsidDel="009066D1">
          <w:delText>T</w:delText>
        </w:r>
      </w:del>
      <w:ins w:id="11" w:author="Andrew T Fisher" w:date="2021-04-01T10:33:00Z">
        <w:r w:rsidR="009066D1">
          <w:t>t</w:t>
        </w:r>
      </w:ins>
      <w:r>
        <w:t>he measurement consists of two parts</w:t>
      </w:r>
      <w:ins w:id="12" w:author="Andrew T Fisher" w:date="2021-04-01T10:33:00Z">
        <w:r w:rsidR="009066D1">
          <w:t xml:space="preserve">: </w:t>
        </w:r>
      </w:ins>
      <w:del w:id="13" w:author="Andrew T Fisher" w:date="2021-04-01T10:33:00Z">
        <w:r w:rsidDel="009066D1">
          <w:delText xml:space="preserve">, </w:delText>
        </w:r>
      </w:del>
      <w:r>
        <w:t xml:space="preserve">a thermal gradient measurement (temperature as a function of depth) and a thermal conductivity measurement (based on the decay of a heat pulse from the heater wire).  </w:t>
      </w:r>
      <w:r w:rsidR="009E7B87">
        <w:t>Both measurements are based on time series of temperature measurements</w:t>
      </w:r>
      <w:ins w:id="14" w:author="Andrew T Fisher" w:date="2021-04-01T10:34:00Z">
        <w:r w:rsidR="009066D1">
          <w:t>, with data collected typically every 1-10 s</w:t>
        </w:r>
      </w:ins>
      <w:r w:rsidR="009E7B87">
        <w:t xml:space="preserve">.  </w:t>
      </w:r>
      <w:del w:id="15" w:author="Andrew T Fisher" w:date="2021-04-01T10:48:00Z">
        <w:r w:rsidDel="00CD507E">
          <w:delText xml:space="preserve">The probe is deployed </w:delText>
        </w:r>
      </w:del>
      <w:del w:id="16" w:author="Andrew T Fisher" w:date="2021-04-01T10:34:00Z">
        <w:r w:rsidDel="009066D1">
          <w:delText>off the ship is attached to the ship via a trawl wire</w:delText>
        </w:r>
      </w:del>
      <w:del w:id="17" w:author="Andrew T Fisher" w:date="2021-04-01T10:48:00Z">
        <w:r w:rsidDel="00CD507E">
          <w:delText xml:space="preserve">.  </w:delText>
        </w:r>
      </w:del>
      <w:moveToRangeStart w:id="18" w:author="Andrew T Fisher" w:date="2021-04-01T10:47:00Z" w:name="move68166488"/>
      <w:moveTo w:id="19" w:author="Andrew T Fisher" w:date="2021-04-01T10:47:00Z">
        <w:del w:id="20" w:author="Andrew T Fisher" w:date="2021-04-01T10:48:00Z">
          <w:r w:rsidR="00CD507E" w:rsidDel="00CD507E">
            <w:delText>Water depths range from 1 to 6 km.</w:delText>
          </w:r>
        </w:del>
        <w:del w:id="21" w:author="Andrew T Fisher" w:date="2021-04-01T10:47:00Z">
          <w:r w:rsidR="00CD507E" w:rsidDel="00CD507E">
            <w:delText xml:space="preserve">  </w:delText>
          </w:r>
        </w:del>
      </w:moveTo>
    </w:p>
    <w:p w14:paraId="6C1367A6" w14:textId="77777777" w:rsidR="00CD507E" w:rsidRDefault="00CD507E" w:rsidP="00CD507E">
      <w:pPr>
        <w:rPr>
          <w:moveTo w:id="22" w:author="Andrew T Fisher" w:date="2021-04-01T10:47:00Z"/>
        </w:rPr>
      </w:pPr>
    </w:p>
    <w:moveToRangeEnd w:id="18"/>
    <w:p w14:paraId="1D6E7B55" w14:textId="3E92CE61" w:rsidR="00210D9B" w:rsidRDefault="00210D9B">
      <w:r>
        <w:t>In practice the probe is lowered to about 100 m off the seafloor</w:t>
      </w:r>
      <w:r w:rsidR="009E7B87">
        <w:t xml:space="preserve">, the probe is then quickly lowered such that </w:t>
      </w:r>
      <w:r>
        <w:t xml:space="preserve">the lance and thermistor string </w:t>
      </w:r>
      <w:del w:id="23" w:author="Andrew T Fisher" w:date="2021-04-01T10:35:00Z">
        <w:r w:rsidDel="009066D1">
          <w:delText xml:space="preserve">(but not the weight stand) </w:delText>
        </w:r>
      </w:del>
      <w:r>
        <w:t xml:space="preserve">is inserted into the sediment. </w:t>
      </w:r>
      <w:ins w:id="24" w:author="Andrew T Fisher" w:date="2021-04-01T10:35:00Z">
        <w:r w:rsidR="009066D1">
          <w:t>The system is designed so that the weight stand is at the seafloor when measurements are made, although the weight stand will sometimes penetrate the seafloor</w:t>
        </w:r>
      </w:ins>
      <w:ins w:id="25" w:author="Andrew T Fisher" w:date="2021-04-01T10:43:00Z">
        <w:r w:rsidR="00CD507E">
          <w:t xml:space="preserve"> (at least partly)</w:t>
        </w:r>
      </w:ins>
      <w:ins w:id="26" w:author="Andrew T Fisher" w:date="2021-04-01T10:35:00Z">
        <w:r w:rsidR="009066D1">
          <w:t xml:space="preserve">. A complete set of </w:t>
        </w:r>
      </w:ins>
      <w:del w:id="27" w:author="Andrew T Fisher" w:date="2021-04-01T10:35:00Z">
        <w:r w:rsidDel="009066D1">
          <w:delText xml:space="preserve"> The </w:delText>
        </w:r>
      </w:del>
      <w:r>
        <w:t>measurement</w:t>
      </w:r>
      <w:ins w:id="28" w:author="Andrew T Fisher" w:date="2021-04-01T10:35:00Z">
        <w:r w:rsidR="009066D1">
          <w:t>s for each penetration</w:t>
        </w:r>
      </w:ins>
      <w:r>
        <w:t xml:space="preserve"> last</w:t>
      </w:r>
      <w:ins w:id="29" w:author="Andrew T Fisher" w:date="2021-04-01T10:35:00Z">
        <w:r w:rsidR="009066D1">
          <w:t>s</w:t>
        </w:r>
      </w:ins>
      <w:r>
        <w:t xml:space="preserve"> about 15 minutes.  The </w:t>
      </w:r>
      <w:r w:rsidR="009E7B87">
        <w:t>lance and thermistor string</w:t>
      </w:r>
      <w:r>
        <w:t xml:space="preserve"> </w:t>
      </w:r>
      <w:proofErr w:type="gramStart"/>
      <w:r>
        <w:t>is</w:t>
      </w:r>
      <w:proofErr w:type="gramEnd"/>
      <w:r>
        <w:t xml:space="preserve"> </w:t>
      </w:r>
      <w:r w:rsidR="009E7B87">
        <w:t xml:space="preserve">then </w:t>
      </w:r>
      <w:r>
        <w:t>pulled out of the sediment, lifted off the seafloor 100 m or so, the ship is moved</w:t>
      </w:r>
      <w:r w:rsidR="009E7B87">
        <w:t xml:space="preserve"> to a new position (100’s m to a few km) </w:t>
      </w:r>
      <w:r>
        <w:t>the probe catches up to the ship</w:t>
      </w:r>
      <w:ins w:id="30" w:author="Andrew T Fisher" w:date="2021-04-01T10:36:00Z">
        <w:r w:rsidR="009066D1">
          <w:t>,</w:t>
        </w:r>
      </w:ins>
      <w:r>
        <w:t xml:space="preserve"> and the process is repeated</w:t>
      </w:r>
      <w:r w:rsidR="009E7B87">
        <w:t xml:space="preserve"> to create transects of heat flow values</w:t>
      </w:r>
      <w:r>
        <w:t>.</w:t>
      </w:r>
    </w:p>
    <w:p w14:paraId="6157477E" w14:textId="1C474D97" w:rsidR="00781789" w:rsidRDefault="00781789"/>
    <w:p w14:paraId="7678654E" w14:textId="00927159" w:rsidR="00A24D45" w:rsidRPr="00E21599" w:rsidRDefault="00A24D45">
      <w:pPr>
        <w:rPr>
          <w:b/>
          <w:bCs/>
        </w:rPr>
      </w:pPr>
      <w:r w:rsidRPr="00E21599">
        <w:rPr>
          <w:b/>
          <w:bCs/>
        </w:rPr>
        <w:t>Ranger 2 and Acoustic telemetry</w:t>
      </w:r>
    </w:p>
    <w:p w14:paraId="4DD42F3E" w14:textId="77777777" w:rsidR="00CD507E" w:rsidRDefault="00781789">
      <w:pPr>
        <w:rPr>
          <w:ins w:id="31" w:author="Andrew T Fisher" w:date="2021-04-01T10:45:00Z"/>
        </w:rPr>
      </w:pPr>
      <w:r>
        <w:t>The ranger 2 beacon will be attached to the weight stand and will provide the probe’s position (range and azimuth) for precision location</w:t>
      </w:r>
      <w:r w:rsidR="004F35F8">
        <w:t xml:space="preserve"> of each measurement</w:t>
      </w:r>
      <w:r>
        <w:t>.  The acoustic modem will be located at the top of the weight stand.  Data from the heat flow probe is logged to solid state memory and</w:t>
      </w:r>
      <w:ins w:id="32" w:author="Andrew T Fisher" w:date="2021-04-01T10:45:00Z">
        <w:r w:rsidR="00CD507E">
          <w:t>,</w:t>
        </w:r>
      </w:ins>
      <w:r>
        <w:t xml:space="preserve"> every 10 to 15 s</w:t>
      </w:r>
      <w:ins w:id="33" w:author="Andrew T Fisher" w:date="2021-04-01T10:36:00Z">
        <w:r w:rsidR="009066D1">
          <w:t xml:space="preserve">, a partial data </w:t>
        </w:r>
      </w:ins>
      <w:del w:id="34" w:author="Andrew T Fisher" w:date="2021-04-01T10:36:00Z">
        <w:r w:rsidDel="009066D1">
          <w:delText xml:space="preserve"> the data </w:delText>
        </w:r>
      </w:del>
      <w:ins w:id="35" w:author="Andrew T Fisher" w:date="2021-04-01T10:36:00Z">
        <w:r w:rsidR="009066D1">
          <w:t xml:space="preserve">record </w:t>
        </w:r>
      </w:ins>
      <w:r>
        <w:t xml:space="preserve">is telemetered to the ship for </w:t>
      </w:r>
      <w:del w:id="36" w:author="Andrew T Fisher" w:date="2021-04-01T10:45:00Z">
        <w:r w:rsidDel="00CD507E">
          <w:delText xml:space="preserve">real </w:delText>
        </w:r>
      </w:del>
      <w:ins w:id="37" w:author="Andrew T Fisher" w:date="2021-04-01T10:45:00Z">
        <w:r w:rsidR="00CD507E">
          <w:t>real</w:t>
        </w:r>
        <w:r w:rsidR="00CD507E">
          <w:t>-</w:t>
        </w:r>
      </w:ins>
      <w:r>
        <w:t>time display</w:t>
      </w:r>
      <w:ins w:id="38" w:author="Andrew T Fisher" w:date="2021-04-01T10:45:00Z">
        <w:r w:rsidR="00CD507E">
          <w:t xml:space="preserve"> and assessment of probe operation</w:t>
        </w:r>
      </w:ins>
      <w:r>
        <w:t>.</w:t>
      </w:r>
      <w:del w:id="39" w:author="Andrew T Fisher" w:date="2021-04-01T10:36:00Z">
        <w:r w:rsidDel="009066D1">
          <w:delText xml:space="preserve"> </w:delText>
        </w:r>
      </w:del>
      <w:r>
        <w:t xml:space="preserve"> </w:t>
      </w:r>
    </w:p>
    <w:p w14:paraId="11815D2A" w14:textId="77777777" w:rsidR="00CD507E" w:rsidRDefault="00CD507E">
      <w:pPr>
        <w:rPr>
          <w:ins w:id="40" w:author="Andrew T Fisher" w:date="2021-04-01T10:45:00Z"/>
        </w:rPr>
      </w:pPr>
    </w:p>
    <w:p w14:paraId="3A6B2A10" w14:textId="6025497E" w:rsidR="009066D1" w:rsidRDefault="009066D1">
      <w:pPr>
        <w:rPr>
          <w:ins w:id="41" w:author="Andrew T Fisher" w:date="2021-04-01T10:37:00Z"/>
        </w:rPr>
      </w:pPr>
      <w:ins w:id="42" w:author="Andrew T Fisher" w:date="2021-04-01T10:36:00Z">
        <w:r>
          <w:t>Current plan is to transmit this data string related to the heat flow probe (separate from navigation):</w:t>
        </w:r>
      </w:ins>
    </w:p>
    <w:p w14:paraId="439E033A" w14:textId="1FEE9E51" w:rsidR="009066D1" w:rsidRDefault="009066D1">
      <w:pPr>
        <w:rPr>
          <w:ins w:id="43" w:author="Andrew T Fisher" w:date="2021-04-01T10:37:00Z"/>
        </w:rPr>
      </w:pPr>
    </w:p>
    <w:p w14:paraId="203C3F87" w14:textId="7DABD5C8" w:rsidR="009066D1" w:rsidRDefault="009066D1">
      <w:pPr>
        <w:rPr>
          <w:ins w:id="44" w:author="Andrew T Fisher" w:date="2021-04-01T10:37:00Z"/>
        </w:rPr>
      </w:pPr>
      <w:proofErr w:type="spellStart"/>
      <w:ins w:id="45" w:author="Andrew T Fisher" w:date="2021-04-01T10:37:00Z">
        <w:r w:rsidRPr="009066D1">
          <w:t>DateTime</w:t>
        </w:r>
        <w:proofErr w:type="spellEnd"/>
        <w:r w:rsidRPr="009066D1">
          <w:t>, V, tilt, P, TBW, T01, T0</w:t>
        </w:r>
      </w:ins>
      <w:ins w:id="46" w:author="Andrew T Fisher" w:date="2021-04-01T10:38:00Z">
        <w:r>
          <w:t>2</w:t>
        </w:r>
      </w:ins>
      <w:ins w:id="47" w:author="Andrew T Fisher" w:date="2021-04-01T10:37:00Z">
        <w:r w:rsidRPr="009066D1">
          <w:t>, T</w:t>
        </w:r>
      </w:ins>
      <w:ins w:id="48" w:author="Andrew T Fisher" w:date="2021-04-01T10:38:00Z">
        <w:r>
          <w:t>03</w:t>
        </w:r>
      </w:ins>
      <w:ins w:id="49" w:author="Andrew T Fisher" w:date="2021-04-01T10:37:00Z">
        <w:r w:rsidRPr="009066D1">
          <w:t>,</w:t>
        </w:r>
      </w:ins>
      <w:ins w:id="50" w:author="Andrew T Fisher" w:date="2021-04-01T10:38:00Z">
        <w:r>
          <w:t xml:space="preserve"> </w:t>
        </w:r>
      </w:ins>
      <w:ins w:id="51" w:author="Andrew T Fisher" w:date="2021-04-01T10:37:00Z">
        <w:r w:rsidRPr="009066D1">
          <w:t>T</w:t>
        </w:r>
      </w:ins>
      <w:ins w:id="52" w:author="Andrew T Fisher" w:date="2021-04-01T10:39:00Z">
        <w:r>
          <w:t>0</w:t>
        </w:r>
      </w:ins>
      <w:ins w:id="53" w:author="Andrew T Fisher" w:date="2021-04-01T10:38:00Z">
        <w:r>
          <w:t>4</w:t>
        </w:r>
      </w:ins>
    </w:p>
    <w:p w14:paraId="4E606A34" w14:textId="63D72096" w:rsidR="009066D1" w:rsidRDefault="009066D1">
      <w:pPr>
        <w:rPr>
          <w:ins w:id="54" w:author="Andrew T Fisher" w:date="2021-04-01T10:37:00Z"/>
        </w:rPr>
      </w:pPr>
    </w:p>
    <w:p w14:paraId="4F09FBAC" w14:textId="11C8232D" w:rsidR="009066D1" w:rsidRDefault="009066D1">
      <w:pPr>
        <w:rPr>
          <w:ins w:id="55" w:author="Andrew T Fisher" w:date="2021-04-01T10:37:00Z"/>
        </w:rPr>
      </w:pPr>
      <w:proofErr w:type="gramStart"/>
      <w:ins w:id="56" w:author="Andrew T Fisher" w:date="2021-04-01T10:37:00Z">
        <w:r>
          <w:t>Where</w:t>
        </w:r>
        <w:proofErr w:type="gramEnd"/>
        <w:r>
          <w:t xml:space="preserve">, </w:t>
        </w:r>
      </w:ins>
    </w:p>
    <w:p w14:paraId="2550A75C" w14:textId="2E88B845" w:rsidR="009066D1" w:rsidRPr="009066D1" w:rsidRDefault="009066D1" w:rsidP="009066D1">
      <w:pPr>
        <w:rPr>
          <w:ins w:id="57" w:author="Andrew T Fisher" w:date="2021-04-01T10:38:00Z"/>
        </w:rPr>
      </w:pPr>
      <w:proofErr w:type="spellStart"/>
      <w:ins w:id="58" w:author="Andrew T Fisher" w:date="2021-04-01T10:38:00Z">
        <w:r w:rsidRPr="009066D1">
          <w:t>DateTime</w:t>
        </w:r>
        <w:proofErr w:type="spellEnd"/>
        <w:r w:rsidRPr="009066D1">
          <w:t xml:space="preserve"> = date and time (format = YY-MM-DD </w:t>
        </w:r>
        <w:proofErr w:type="spellStart"/>
        <w:r w:rsidRPr="009066D1">
          <w:t>hh:</w:t>
        </w:r>
        <w:proofErr w:type="gramStart"/>
        <w:r w:rsidRPr="009066D1">
          <w:t>mm:ss</w:t>
        </w:r>
        <w:proofErr w:type="spellEnd"/>
        <w:proofErr w:type="gramEnd"/>
        <w:r w:rsidRPr="009066D1">
          <w:t>,'</w:t>
        </w:r>
      </w:ins>
      <w:ins w:id="59" w:author="Andrew T Fisher" w:date="2021-04-01T10:46:00Z">
        <w:r w:rsidR="00CD507E">
          <w:t xml:space="preserve">, </w:t>
        </w:r>
      </w:ins>
      <w:ins w:id="60" w:author="Andrew T Fisher" w:date="2021-04-01T10:38:00Z">
        <w:r w:rsidRPr="009066D1">
          <w:t>')</w:t>
        </w:r>
      </w:ins>
    </w:p>
    <w:p w14:paraId="22314246" w14:textId="4E1206F5" w:rsidR="009066D1" w:rsidRPr="009066D1" w:rsidRDefault="009066D1" w:rsidP="009066D1">
      <w:pPr>
        <w:rPr>
          <w:ins w:id="61" w:author="Andrew T Fisher" w:date="2021-04-01T10:38:00Z"/>
        </w:rPr>
      </w:pPr>
      <w:ins w:id="62" w:author="Andrew T Fisher" w:date="2021-04-01T10:38:00Z">
        <w:r w:rsidRPr="009066D1">
          <w:t>V = voltage (f5.2,'</w:t>
        </w:r>
      </w:ins>
      <w:ins w:id="63" w:author="Andrew T Fisher" w:date="2021-04-01T10:46:00Z">
        <w:r w:rsidR="00CD507E">
          <w:t>,</w:t>
        </w:r>
      </w:ins>
      <w:ins w:id="64" w:author="Andrew T Fisher" w:date="2021-04-01T10:38:00Z">
        <w:r w:rsidRPr="009066D1">
          <w:t xml:space="preserve"> ')</w:t>
        </w:r>
      </w:ins>
    </w:p>
    <w:p w14:paraId="055FA5B6" w14:textId="552B90EA" w:rsidR="00CD507E" w:rsidRDefault="00CD507E" w:rsidP="009066D1">
      <w:pPr>
        <w:rPr>
          <w:ins w:id="65" w:author="Andrew T Fisher" w:date="2021-04-01T10:45:00Z"/>
        </w:rPr>
      </w:pPr>
      <w:ins w:id="66" w:author="Andrew T Fisher" w:date="2021-04-01T10:45:00Z">
        <w:r>
          <w:t>Tilt = probe tilt in degrees from vertical (f</w:t>
        </w:r>
      </w:ins>
      <w:ins w:id="67" w:author="Andrew T Fisher" w:date="2021-04-01T10:46:00Z">
        <w:r>
          <w:t>5.2,', ')</w:t>
        </w:r>
      </w:ins>
    </w:p>
    <w:p w14:paraId="65F2C97C" w14:textId="63F7BA8A" w:rsidR="00CD507E" w:rsidRPr="009066D1" w:rsidRDefault="009066D1" w:rsidP="009066D1">
      <w:pPr>
        <w:rPr>
          <w:ins w:id="68" w:author="Andrew T Fisher" w:date="2021-04-01T10:38:00Z"/>
        </w:rPr>
      </w:pPr>
      <w:ins w:id="69" w:author="Andrew T Fisher" w:date="2021-04-01T10:38:00Z">
        <w:r w:rsidRPr="009066D1">
          <w:t xml:space="preserve">P = </w:t>
        </w:r>
        <w:r>
          <w:t xml:space="preserve">depth calculated by probe electronics </w:t>
        </w:r>
        <w:r w:rsidRPr="009066D1">
          <w:t xml:space="preserve">from external </w:t>
        </w:r>
        <w:r>
          <w:t xml:space="preserve">pressure </w:t>
        </w:r>
        <w:r w:rsidRPr="009066D1">
          <w:t xml:space="preserve">sensor, in </w:t>
        </w:r>
        <w:r>
          <w:t xml:space="preserve">m </w:t>
        </w:r>
        <w:r w:rsidRPr="009066D1">
          <w:t>(f9.3</w:t>
        </w:r>
      </w:ins>
      <w:ins w:id="70" w:author="Andrew T Fisher" w:date="2021-04-01T10:46:00Z">
        <w:r w:rsidR="00CD507E">
          <w:t>', '</w:t>
        </w:r>
      </w:ins>
      <w:ins w:id="71" w:author="Andrew T Fisher" w:date="2021-04-01T10:38:00Z">
        <w:r w:rsidRPr="009066D1">
          <w:t xml:space="preserve">) </w:t>
        </w:r>
      </w:ins>
    </w:p>
    <w:p w14:paraId="51DBF1F2" w14:textId="03635633" w:rsidR="009066D1" w:rsidRPr="009066D1" w:rsidRDefault="009066D1" w:rsidP="009066D1">
      <w:pPr>
        <w:rPr>
          <w:ins w:id="72" w:author="Andrew T Fisher" w:date="2021-04-01T10:38:00Z"/>
        </w:rPr>
      </w:pPr>
      <w:ins w:id="73" w:author="Andrew T Fisher" w:date="2021-04-01T10:38:00Z">
        <w:r w:rsidRPr="009066D1">
          <w:t>TBW = temperature of bottom water (f7.3,'</w:t>
        </w:r>
      </w:ins>
      <w:ins w:id="74" w:author="Andrew T Fisher" w:date="2021-04-01T10:46:00Z">
        <w:r w:rsidR="00CD507E">
          <w:t>,</w:t>
        </w:r>
      </w:ins>
      <w:ins w:id="75" w:author="Andrew T Fisher" w:date="2021-04-01T10:38:00Z">
        <w:r w:rsidRPr="009066D1">
          <w:t xml:space="preserve"> ')</w:t>
        </w:r>
      </w:ins>
    </w:p>
    <w:p w14:paraId="45FA2D9E" w14:textId="31BC30C0" w:rsidR="009066D1" w:rsidRDefault="009066D1">
      <w:pPr>
        <w:rPr>
          <w:ins w:id="76" w:author="Andrew T Fisher" w:date="2021-04-01T10:46:00Z"/>
        </w:rPr>
      </w:pPr>
      <w:ins w:id="77" w:author="Andrew T Fisher" w:date="2021-04-01T10:38:00Z">
        <w:r w:rsidRPr="009066D1">
          <w:lastRenderedPageBreak/>
          <w:t>T01 to T</w:t>
        </w:r>
      </w:ins>
      <w:ins w:id="78" w:author="Andrew T Fisher" w:date="2021-04-01T10:39:00Z">
        <w:r>
          <w:t>04</w:t>
        </w:r>
      </w:ins>
      <w:ins w:id="79" w:author="Andrew T Fisher" w:date="2021-04-01T10:38:00Z">
        <w:r w:rsidRPr="009066D1">
          <w:t xml:space="preserve"> = </w:t>
        </w:r>
      </w:ins>
      <w:ins w:id="80" w:author="Andrew T Fisher" w:date="2021-04-01T10:39:00Z">
        <w:r>
          <w:t xml:space="preserve">selected </w:t>
        </w:r>
      </w:ins>
      <w:ins w:id="81" w:author="Andrew T Fisher" w:date="2021-04-01T10:38:00Z">
        <w:r w:rsidRPr="009066D1">
          <w:t xml:space="preserve">temperature </w:t>
        </w:r>
      </w:ins>
      <w:ins w:id="82" w:author="Andrew T Fisher" w:date="2021-04-01T10:39:00Z">
        <w:r>
          <w:t xml:space="preserve">sensor </w:t>
        </w:r>
      </w:ins>
      <w:ins w:id="83" w:author="Andrew T Fisher" w:date="2021-04-01T10:38:00Z">
        <w:r w:rsidRPr="009066D1">
          <w:t xml:space="preserve">values (f7.3,' ') – </w:t>
        </w:r>
      </w:ins>
      <w:ins w:id="84" w:author="Andrew T Fisher" w:date="2021-04-01T10:39:00Z">
        <w:r>
          <w:t xml:space="preserve">this is a subset of data collected, with sensor selection pre-programmed prior to probe deployment. </w:t>
        </w:r>
      </w:ins>
    </w:p>
    <w:p w14:paraId="1BA70FD1" w14:textId="10D8DFF7" w:rsidR="00CD507E" w:rsidRDefault="00CD507E">
      <w:pPr>
        <w:rPr>
          <w:ins w:id="85" w:author="Andrew T Fisher" w:date="2021-04-01T10:36:00Z"/>
        </w:rPr>
      </w:pPr>
      <w:ins w:id="86" w:author="Andrew T Fisher" w:date="2021-04-01T10:46:00Z">
        <w:r>
          <w:t>-LF/NL at end of data string</w:t>
        </w:r>
      </w:ins>
    </w:p>
    <w:p w14:paraId="046F1E02" w14:textId="77777777" w:rsidR="009066D1" w:rsidRDefault="009066D1">
      <w:pPr>
        <w:rPr>
          <w:ins w:id="87" w:author="Andrew T Fisher" w:date="2021-04-01T10:36:00Z"/>
        </w:rPr>
      </w:pPr>
    </w:p>
    <w:p w14:paraId="618DC3D0" w14:textId="2B9B117F" w:rsidR="00781789" w:rsidRDefault="00781789">
      <w:r>
        <w:t>We will likely use the 2</w:t>
      </w:r>
      <w:r w:rsidRPr="00781789">
        <w:rPr>
          <w:vertAlign w:val="superscript"/>
        </w:rPr>
        <w:t>nd</w:t>
      </w:r>
      <w:r>
        <w:t xml:space="preserve"> serial port for the acoustic telemetry</w:t>
      </w:r>
      <w:r w:rsidR="00A24D45">
        <w:t xml:space="preserve"> in ‘fire and forget’ mode</w:t>
      </w:r>
      <w:r>
        <w:t xml:space="preserve">.  </w:t>
      </w:r>
      <w:r w:rsidR="009E7B87">
        <w:t>On the ship, t</w:t>
      </w:r>
      <w:r>
        <w:t xml:space="preserve">he heat flow data will be monitored to ensure the probe is working </w:t>
      </w:r>
      <w:proofErr w:type="gramStart"/>
      <w:r>
        <w:t>correctly, and</w:t>
      </w:r>
      <w:proofErr w:type="gramEnd"/>
      <w:r>
        <w:t xml:space="preserve"> analyzed for preliminary heat flow values in </w:t>
      </w:r>
      <w:del w:id="88" w:author="Andrew T Fisher" w:date="2021-04-01T10:47:00Z">
        <w:r w:rsidDel="00CD507E">
          <w:delText xml:space="preserve">near </w:delText>
        </w:r>
      </w:del>
      <w:ins w:id="89" w:author="Andrew T Fisher" w:date="2021-04-01T10:47:00Z">
        <w:r w:rsidR="00CD507E">
          <w:t>near</w:t>
        </w:r>
        <w:r w:rsidR="00CD507E">
          <w:t>-</w:t>
        </w:r>
      </w:ins>
      <w:r>
        <w:t xml:space="preserve">real time that may influence on the fly survey decisions.  The navigation data will go to one </w:t>
      </w:r>
      <w:del w:id="90" w:author="Andrew T Fisher" w:date="2021-04-01T10:40:00Z">
        <w:r w:rsidDel="009066D1">
          <w:delText xml:space="preserve">screen </w:delText>
        </w:r>
      </w:del>
      <w:ins w:id="91" w:author="Andrew T Fisher" w:date="2021-04-01T10:40:00Z">
        <w:r w:rsidR="009066D1">
          <w:t>computer/screen</w:t>
        </w:r>
        <w:r w:rsidR="009066D1">
          <w:t xml:space="preserve"> </w:t>
        </w:r>
      </w:ins>
      <w:r>
        <w:t xml:space="preserve">and the serial data from the probe will go to a different </w:t>
      </w:r>
      <w:ins w:id="92" w:author="Andrew T Fisher" w:date="2021-04-01T10:40:00Z">
        <w:r w:rsidR="009066D1">
          <w:t>computer/</w:t>
        </w:r>
      </w:ins>
      <w:r>
        <w:t>screen</w:t>
      </w:r>
      <w:ins w:id="93" w:author="Andrew T Fisher" w:date="2021-04-01T10:40:00Z">
        <w:r w:rsidR="009066D1">
          <w:t xml:space="preserve"> for storage and display</w:t>
        </w:r>
      </w:ins>
      <w:r>
        <w:t>.</w:t>
      </w:r>
    </w:p>
    <w:p w14:paraId="4392B0C4" w14:textId="77777777" w:rsidR="00781789" w:rsidRDefault="00781789"/>
    <w:p w14:paraId="0161E695" w14:textId="4AF713C6" w:rsidR="00781789" w:rsidDel="00CD507E" w:rsidRDefault="00781789">
      <w:pPr>
        <w:rPr>
          <w:moveFrom w:id="94" w:author="Andrew T Fisher" w:date="2021-04-01T10:47:00Z"/>
        </w:rPr>
      </w:pPr>
      <w:moveFromRangeStart w:id="95" w:author="Andrew T Fisher" w:date="2021-04-01T10:47:00Z" w:name="move68166488"/>
      <w:moveFrom w:id="96" w:author="Andrew T Fisher" w:date="2021-04-01T10:47:00Z">
        <w:r w:rsidDel="00CD507E">
          <w:t xml:space="preserve">Water depths range from 1 to 6 km.  </w:t>
        </w:r>
      </w:moveFrom>
    </w:p>
    <w:moveFromRangeEnd w:id="95"/>
    <w:p w14:paraId="433688EF" w14:textId="1E301FA1" w:rsidR="00D35032" w:rsidRDefault="00D35032"/>
    <w:p w14:paraId="373A1F0F" w14:textId="2B4E5A65" w:rsidR="00D35032" w:rsidRDefault="00A33088">
      <w:r>
        <w:rPr>
          <w:noProof/>
        </w:rPr>
        <w:drawing>
          <wp:inline distT="0" distB="0" distL="0" distR="0" wp14:anchorId="77EEA589" wp14:editId="38202FBB">
            <wp:extent cx="4202349" cy="6131777"/>
            <wp:effectExtent l="0" t="0" r="1905" b="2540"/>
            <wp:docPr id="3" name="Picture 3" descr="A picture containing text, water, outdoor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ater, outdoor, boa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49" cy="613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032" w:rsidSect="00E86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w T Fisher">
    <w15:presenceInfo w15:providerId="AD" w15:userId="S::afisher@ucsc.edu::fee97291-b8a8-45d9-bd63-a96133ff0a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D9B"/>
    <w:rsid w:val="00140447"/>
    <w:rsid w:val="00210D9B"/>
    <w:rsid w:val="0028419D"/>
    <w:rsid w:val="002D4F00"/>
    <w:rsid w:val="004F35F8"/>
    <w:rsid w:val="00670D4F"/>
    <w:rsid w:val="00781789"/>
    <w:rsid w:val="009066D1"/>
    <w:rsid w:val="009A17F9"/>
    <w:rsid w:val="009E7B87"/>
    <w:rsid w:val="00A24D45"/>
    <w:rsid w:val="00A33088"/>
    <w:rsid w:val="00CD507E"/>
    <w:rsid w:val="00D35032"/>
    <w:rsid w:val="00E21599"/>
    <w:rsid w:val="00E8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7F5963"/>
  <w15:chartTrackingRefBased/>
  <w15:docId w15:val="{BC186F72-A3B5-C743-9096-6582B6AE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1/relationships/people" Target="people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OSU</Company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Andrew T Fisher</cp:lastModifiedBy>
  <cp:revision>3</cp:revision>
  <dcterms:created xsi:type="dcterms:W3CDTF">2021-04-01T17:42:00Z</dcterms:created>
  <dcterms:modified xsi:type="dcterms:W3CDTF">2021-04-01T17:48:00Z</dcterms:modified>
</cp:coreProperties>
</file>